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F9A548" w14:textId="0CF81601" w:rsidR="004924C6" w:rsidRDefault="004924C6" w:rsidP="004924C6">
      <w:pPr>
        <w:jc w:val="center"/>
      </w:pPr>
      <w:r>
        <w:t>Script</w:t>
      </w:r>
      <w:r w:rsidR="004D64AE">
        <w:t xml:space="preserve"> drafting</w:t>
      </w:r>
    </w:p>
    <w:p w14:paraId="058461B3" w14:textId="027505EB" w:rsidR="00BA78F1" w:rsidRDefault="00BA78F1" w:rsidP="004924C6">
      <w:r>
        <w:t xml:space="preserve">*Open on </w:t>
      </w:r>
      <w:r w:rsidR="00C42035">
        <w:t>foster mom and dad</w:t>
      </w:r>
      <w:r>
        <w:t xml:space="preserve"> sitting at a table with </w:t>
      </w:r>
      <w:r w:rsidR="00C42035">
        <w:t>14-year-old Sam</w:t>
      </w:r>
      <w:r>
        <w:t>*</w:t>
      </w:r>
      <w:r w:rsidR="00B12877">
        <w:t xml:space="preserve"> (caregivers backs can be to viewer, just see kid’s face</w:t>
      </w:r>
      <w:r w:rsidR="000C3DEA">
        <w:t xml:space="preserve"> through the gap in adult bodies</w:t>
      </w:r>
      <w:r w:rsidR="00B12877">
        <w:t xml:space="preserve">) </w:t>
      </w:r>
    </w:p>
    <w:p w14:paraId="01104BF6" w14:textId="232924E2" w:rsidR="00B12877" w:rsidRDefault="00C42035" w:rsidP="004924C6">
      <w:r>
        <w:t xml:space="preserve">Foster </w:t>
      </w:r>
      <w:r w:rsidR="00B12877">
        <w:t>Mom:</w:t>
      </w:r>
      <w:r w:rsidR="000C3DEA">
        <w:t xml:space="preserve"> *excited, happy voice*</w:t>
      </w:r>
      <w:r w:rsidR="00B12877">
        <w:t xml:space="preserve"> </w:t>
      </w:r>
      <w:r>
        <w:t>Sam</w:t>
      </w:r>
      <w:r w:rsidR="000F1927">
        <w:t xml:space="preserve">, </w:t>
      </w:r>
      <w:r>
        <w:t>y</w:t>
      </w:r>
      <w:r w:rsidR="00CD080B">
        <w:t>ou’ve been in our foster home for two years now and w</w:t>
      </w:r>
      <w:r w:rsidR="00B12877">
        <w:t xml:space="preserve">e really want you to be an official part of this family. How would you feel about us adopting you? </w:t>
      </w:r>
    </w:p>
    <w:p w14:paraId="791E6773" w14:textId="45D2C4C1" w:rsidR="00B12877" w:rsidRDefault="00B11E02" w:rsidP="004924C6">
      <w:r>
        <w:t xml:space="preserve">14-year-old </w:t>
      </w:r>
      <w:r w:rsidR="00C42035">
        <w:t>Sam</w:t>
      </w:r>
      <w:r w:rsidR="00B12877">
        <w:t>: (Zoom in on face which goes from smiling to concerned</w:t>
      </w:r>
      <w:r w:rsidR="00C75B34">
        <w:t>, looking down/away from adults</w:t>
      </w:r>
      <w:r w:rsidR="00B12877">
        <w:t>) *Inner monologue</w:t>
      </w:r>
      <w:r w:rsidR="00C42035">
        <w:t xml:space="preserve"> voice over</w:t>
      </w:r>
      <w:r w:rsidR="00B12877">
        <w:t xml:space="preserve">* How do I feel about that? I have </w:t>
      </w:r>
      <w:r w:rsidR="00855714">
        <w:t xml:space="preserve">literally </w:t>
      </w:r>
      <w:r w:rsidR="00B12877">
        <w:t>no idea</w:t>
      </w:r>
      <w:r w:rsidR="00971CFD">
        <w:t xml:space="preserve">. </w:t>
      </w:r>
    </w:p>
    <w:p w14:paraId="70BEE004" w14:textId="566ADEBC" w:rsidR="00B12877" w:rsidRDefault="00B12877" w:rsidP="004924C6">
      <w:r>
        <w:t>Scene</w:t>
      </w:r>
    </w:p>
    <w:p w14:paraId="46226CE6" w14:textId="57035899" w:rsidR="00C42035" w:rsidRDefault="0086378B" w:rsidP="004924C6">
      <w:r>
        <w:t>16-year-old</w:t>
      </w:r>
      <w:r w:rsidR="00B12877">
        <w:t xml:space="preserve"> </w:t>
      </w:r>
      <w:r w:rsidR="00C42035">
        <w:t>Sam</w:t>
      </w:r>
      <w:r w:rsidR="00B12877">
        <w:t xml:space="preserve">: I remember this moment like it was yesterday. </w:t>
      </w:r>
      <w:r w:rsidR="00C42035">
        <w:t xml:space="preserve">I was removed from my real mom when I was 10 and lived with my foster family after bouncing around placements for a couple of years. </w:t>
      </w:r>
    </w:p>
    <w:p w14:paraId="030453E9" w14:textId="1745A172" w:rsidR="00C75B34" w:rsidRDefault="00D248CD" w:rsidP="004924C6">
      <w:r>
        <w:t>When she asked me this, the first thing I thought was “</w:t>
      </w:r>
      <w:r w:rsidR="00C42035">
        <w:t xml:space="preserve">they don’t love me, </w:t>
      </w:r>
      <w:r>
        <w:t>they’re just offering to do this because they feel bad for me.” I remembered the years where I moved from family to family because no one wanted me</w:t>
      </w:r>
      <w:r w:rsidR="00061B34">
        <w:t xml:space="preserve"> and</w:t>
      </w:r>
      <w:r>
        <w:t xml:space="preserve"> I thought “this will never work </w:t>
      </w:r>
      <w:proofErr w:type="gramStart"/>
      <w:r>
        <w:t>out,</w:t>
      </w:r>
      <w:proofErr w:type="gramEnd"/>
      <w:r>
        <w:t xml:space="preserve"> I don’t even want to get my hopes up.” But at the same time, I </w:t>
      </w:r>
      <w:r w:rsidR="00061B34">
        <w:rPr>
          <w:i/>
          <w:iCs/>
        </w:rPr>
        <w:t xml:space="preserve">was </w:t>
      </w:r>
      <w:r w:rsidR="00061B34" w:rsidRPr="00061B34">
        <w:t>already</w:t>
      </w:r>
      <w:r>
        <w:t xml:space="preserve"> hopeful, and that made me feel guilty. </w:t>
      </w:r>
      <w:r w:rsidR="00C42035">
        <w:t>W</w:t>
      </w:r>
      <w:r>
        <w:t xml:space="preserve">hat was wrong with me </w:t>
      </w:r>
      <w:proofErr w:type="gramStart"/>
      <w:r>
        <w:t>that</w:t>
      </w:r>
      <w:proofErr w:type="gramEnd"/>
      <w:r>
        <w:t xml:space="preserve"> I </w:t>
      </w:r>
      <w:r w:rsidR="00C75B34">
        <w:t xml:space="preserve">felt excited about being adopted by this family, when my </w:t>
      </w:r>
      <w:r w:rsidR="00D35C35">
        <w:t>real</w:t>
      </w:r>
      <w:r w:rsidR="00C75B34">
        <w:t xml:space="preserve"> mom was still out there? I couldn’t give up on her by agreeing to be adopted. </w:t>
      </w:r>
    </w:p>
    <w:p w14:paraId="56978434" w14:textId="79F22AFE" w:rsidR="00B12877" w:rsidRDefault="00C75B34" w:rsidP="004924C6">
      <w:r>
        <w:t>Scene</w:t>
      </w:r>
    </w:p>
    <w:p w14:paraId="37899F32" w14:textId="39DCF5E6" w:rsidR="00C75B34" w:rsidRDefault="00C75B34" w:rsidP="00C75B34">
      <w:r>
        <w:t xml:space="preserve">*Back </w:t>
      </w:r>
      <w:proofErr w:type="gramStart"/>
      <w:r>
        <w:t>to:</w:t>
      </w:r>
      <w:proofErr w:type="gramEnd"/>
      <w:r>
        <w:t xml:space="preserve"> </w:t>
      </w:r>
      <w:r w:rsidR="00B11E02">
        <w:t>flashback scene</w:t>
      </w:r>
      <w:r>
        <w:t>*</w:t>
      </w:r>
    </w:p>
    <w:p w14:paraId="1A099253" w14:textId="33DACFA7" w:rsidR="00C75B34" w:rsidRDefault="00B11E02" w:rsidP="00C75B34">
      <w:r>
        <w:t>14-year-old Sam</w:t>
      </w:r>
      <w:r w:rsidR="00C75B34">
        <w:t>: (</w:t>
      </w:r>
      <w:r w:rsidR="0020583F">
        <w:t xml:space="preserve">becomes </w:t>
      </w:r>
      <w:r w:rsidR="00C75B34">
        <w:t>angry looking) You aren’t my parents and you never will be. (leaves the table)</w:t>
      </w:r>
    </w:p>
    <w:p w14:paraId="26C99A47" w14:textId="62A942E9" w:rsidR="00C75B34" w:rsidRDefault="00C75B34" w:rsidP="00C75B34">
      <w:r>
        <w:t>Scene</w:t>
      </w:r>
    </w:p>
    <w:p w14:paraId="192D2E3D" w14:textId="3FDB00B3" w:rsidR="005C53B0" w:rsidRDefault="0020583F" w:rsidP="005C53B0">
      <w:r>
        <w:t>16-year-old</w:t>
      </w:r>
      <w:r w:rsidR="00B11E02">
        <w:t xml:space="preserve"> Sam</w:t>
      </w:r>
      <w:r w:rsidR="003074C2">
        <w:t xml:space="preserve">: *Grimace face* Yeah, that was a low blow. But </w:t>
      </w:r>
      <w:r>
        <w:t xml:space="preserve">at the time </w:t>
      </w:r>
      <w:r w:rsidR="003074C2">
        <w:t>I really couldn’t picture myself belonging to their family.</w:t>
      </w:r>
      <w:r w:rsidR="2A5C9E70">
        <w:t xml:space="preserve"> I had been through a lot.</w:t>
      </w:r>
      <w:r w:rsidR="003074C2">
        <w:t xml:space="preserve"> </w:t>
      </w:r>
      <w:commentRangeStart w:id="0"/>
      <w:r w:rsidR="006F4006">
        <w:t>Going from elementary to middle to high school isn’t easy for anyone, but it was even harder for me because I was changing schools and houses all the time. Who could keep up with friends</w:t>
      </w:r>
      <w:r w:rsidR="005C53B0">
        <w:t xml:space="preserve"> or </w:t>
      </w:r>
      <w:r w:rsidR="00C0005B">
        <w:t>teams</w:t>
      </w:r>
      <w:r w:rsidR="3C7C0F3F">
        <w:t xml:space="preserve"> </w:t>
      </w:r>
      <w:r w:rsidR="006F4006">
        <w:t>during all of that? I</w:t>
      </w:r>
      <w:r w:rsidR="00C0005B">
        <w:t>t was tough but I was used to doing</w:t>
      </w:r>
      <w:r w:rsidR="07F27035">
        <w:t xml:space="preserve"> </w:t>
      </w:r>
      <w:r w:rsidR="005C53B0">
        <w:t xml:space="preserve">everything by myself my whole life. </w:t>
      </w:r>
      <w:commentRangeEnd w:id="0"/>
      <w:r>
        <w:rPr>
          <w:rStyle w:val="CommentReference"/>
        </w:rPr>
        <w:commentReference w:id="0"/>
      </w:r>
    </w:p>
    <w:p w14:paraId="1257B910" w14:textId="01D77B75" w:rsidR="006F4006" w:rsidRDefault="005C53B0" w:rsidP="005C53B0">
      <w:r>
        <w:t xml:space="preserve">After </w:t>
      </w:r>
      <w:r w:rsidR="0052282D">
        <w:t xml:space="preserve">I said no, I stayed with </w:t>
      </w:r>
      <w:r>
        <w:t xml:space="preserve">my foster parents </w:t>
      </w:r>
      <w:r w:rsidR="00C0005B">
        <w:t xml:space="preserve">who said they understood but I could tell it was an issue. Not too long after they </w:t>
      </w:r>
      <w:r>
        <w:t xml:space="preserve">and my case worker really encouraged me to </w:t>
      </w:r>
      <w:r>
        <w:lastRenderedPageBreak/>
        <w:t xml:space="preserve">participate in something at school. </w:t>
      </w:r>
      <w:r w:rsidR="0052282D">
        <w:t xml:space="preserve">My favorite teacher Mrs. Johnson was directing the school </w:t>
      </w:r>
      <w:r w:rsidR="70A020A0">
        <w:t>musical,</w:t>
      </w:r>
      <w:r w:rsidR="0052282D">
        <w:t xml:space="preserve"> and she suggested that I join the backstage crew. I had never done anything like </w:t>
      </w:r>
      <w:proofErr w:type="gramStart"/>
      <w:r w:rsidR="0052282D">
        <w:t>that</w:t>
      </w:r>
      <w:proofErr w:type="gramEnd"/>
      <w:r w:rsidR="0052282D">
        <w:t xml:space="preserve"> but I thought it was </w:t>
      </w:r>
      <w:proofErr w:type="gramStart"/>
      <w:r w:rsidR="0052282D">
        <w:t>lowkey</w:t>
      </w:r>
      <w:proofErr w:type="gramEnd"/>
      <w:r w:rsidR="0052282D">
        <w:t xml:space="preserve"> enough to try and I knew that Mrs. Johnson would support me if it was hard. E</w:t>
      </w:r>
      <w:commentRangeStart w:id="1"/>
      <w:r w:rsidR="00D957AE">
        <w:t xml:space="preserve">ven though </w:t>
      </w:r>
      <w:r w:rsidR="00C0005B">
        <w:t xml:space="preserve">at </w:t>
      </w:r>
      <w:proofErr w:type="gramStart"/>
      <w:r w:rsidR="00C0005B">
        <w:t>first</w:t>
      </w:r>
      <w:proofErr w:type="gramEnd"/>
      <w:r w:rsidR="00C0005B">
        <w:t xml:space="preserve"> I</w:t>
      </w:r>
      <w:r w:rsidR="00D957AE">
        <w:t xml:space="preserve"> didn’t </w:t>
      </w:r>
      <w:r w:rsidR="0052282D">
        <w:t xml:space="preserve">really </w:t>
      </w:r>
      <w:r w:rsidR="00D957AE">
        <w:t>care,</w:t>
      </w:r>
      <w:r w:rsidR="0052282D">
        <w:t xml:space="preserve"> I got really </w:t>
      </w:r>
      <w:r w:rsidR="00C0005B">
        <w:t xml:space="preserve">into it </w:t>
      </w:r>
      <w:r w:rsidR="0052282D">
        <w:t xml:space="preserve">when I saw how we were all working on this one massive production and </w:t>
      </w:r>
      <w:r w:rsidR="00D957AE">
        <w:t xml:space="preserve">by opening night I wanted the show to run perfectly. </w:t>
      </w:r>
      <w:r w:rsidR="001E4659">
        <w:t xml:space="preserve">After the show when </w:t>
      </w:r>
      <w:r w:rsidR="00D957AE">
        <w:t>everyone</w:t>
      </w:r>
      <w:r w:rsidR="0052282D">
        <w:t xml:space="preserve"> in the cast and crew were</w:t>
      </w:r>
      <w:r w:rsidR="00D957AE">
        <w:t xml:space="preserve"> cheering and </w:t>
      </w:r>
      <w:r w:rsidR="0049314E">
        <w:t>celebrating</w:t>
      </w:r>
      <w:r w:rsidR="001E4659">
        <w:t xml:space="preserve"> together</w:t>
      </w:r>
      <w:r w:rsidR="00D957AE">
        <w:t xml:space="preserve">, I </w:t>
      </w:r>
      <w:r w:rsidR="00C0005B">
        <w:t>really felt like a part of something</w:t>
      </w:r>
      <w:r w:rsidR="00D957AE">
        <w:t xml:space="preserve"> for</w:t>
      </w:r>
      <w:r w:rsidR="0049314E">
        <w:t xml:space="preserve"> maybe</w:t>
      </w:r>
      <w:r w:rsidR="00D957AE">
        <w:t xml:space="preserve"> the first time</w:t>
      </w:r>
      <w:r w:rsidR="0049314E">
        <w:t xml:space="preserve"> ever</w:t>
      </w:r>
      <w:r w:rsidR="00D957AE">
        <w:t xml:space="preserve">… and then I knew what I had been missing out on by holding back. </w:t>
      </w:r>
      <w:commentRangeEnd w:id="1"/>
      <w:r>
        <w:rPr>
          <w:rStyle w:val="CommentReference"/>
        </w:rPr>
        <w:commentReference w:id="1"/>
      </w:r>
    </w:p>
    <w:p w14:paraId="561B1E0D" w14:textId="188EBAAF" w:rsidR="00A70A32" w:rsidRDefault="006D3E0B" w:rsidP="00C75B34">
      <w:commentRangeStart w:id="2"/>
      <w:r>
        <w:t xml:space="preserve">On the drive home with my foster family, I thought again about </w:t>
      </w:r>
      <w:r w:rsidR="0083055E">
        <w:t>how I had said</w:t>
      </w:r>
      <w:r>
        <w:t xml:space="preserve"> no to being adopted. I realized a lot of my thoughts weren’t necessarily true, like</w:t>
      </w:r>
      <w:r w:rsidR="0083055E">
        <w:t xml:space="preserve"> the thought</w:t>
      </w:r>
      <w:r>
        <w:t xml:space="preserve"> that they only offered</w:t>
      </w:r>
      <w:r w:rsidR="0083055E">
        <w:t xml:space="preserve"> to adopt me</w:t>
      </w:r>
      <w:r>
        <w:t xml:space="preserve"> because they felt bad for me, not because they loved me</w:t>
      </w:r>
      <w:r w:rsidR="00746ABB">
        <w:t xml:space="preserve">- I didn’t have any </w:t>
      </w:r>
      <w:commentRangeStart w:id="3"/>
      <w:del w:id="4" w:author="Whitt-Woosley, Adrienne" w:date="2026-03-23T09:34:00Z" w16du:dateUtc="2026-03-23T13:34:00Z">
        <w:r w:rsidDel="00746ABB">
          <w:delText>evidence of that</w:delText>
        </w:r>
        <w:r w:rsidDel="006D3E0B">
          <w:delText>.</w:delText>
        </w:r>
      </w:del>
      <w:ins w:id="5" w:author="Whitt-Woosley, Adrienne" w:date="2026-03-23T09:34:00Z" w16du:dateUtc="2026-03-23T13:34:00Z">
        <w:r w:rsidR="00C0005B">
          <w:t>reason to think that, it was just how I felt.</w:t>
        </w:r>
      </w:ins>
      <w:r>
        <w:t xml:space="preserve"> </w:t>
      </w:r>
      <w:commentRangeEnd w:id="3"/>
      <w:r>
        <w:rPr>
          <w:rStyle w:val="CommentReference"/>
        </w:rPr>
        <w:commentReference w:id="3"/>
      </w:r>
      <w:r>
        <w:t xml:space="preserve">Even some thoughts that were </w:t>
      </w:r>
      <w:proofErr w:type="gramStart"/>
      <w:ins w:id="6" w:author="Whitt-Woosley, Adrienne" w:date="2026-03-23T09:34:00Z" w16du:dateUtc="2026-03-23T13:34:00Z">
        <w:r w:rsidR="00C0005B">
          <w:t xml:space="preserve">definitely </w:t>
        </w:r>
      </w:ins>
      <w:r>
        <w:t>true</w:t>
      </w:r>
      <w:proofErr w:type="gramEnd"/>
      <w:r>
        <w:t xml:space="preserve">, like </w:t>
      </w:r>
      <w:proofErr w:type="gramStart"/>
      <w:r>
        <w:t>that past placements</w:t>
      </w:r>
      <w:proofErr w:type="gramEnd"/>
      <w:r>
        <w:t xml:space="preserve"> hadn’t </w:t>
      </w:r>
      <w:r w:rsidR="00CA5871">
        <w:t>stuck</w:t>
      </w:r>
      <w:r>
        <w:t>, weren’t helpful for me to think about, because my past placements and my current one weren’t the same.</w:t>
      </w:r>
      <w:r w:rsidR="00746ABB">
        <w:t xml:space="preserve"> Those thoughts weren’t helping me, and they were </w:t>
      </w:r>
      <w:proofErr w:type="gramStart"/>
      <w:r w:rsidR="00746ABB">
        <w:t>actually getting</w:t>
      </w:r>
      <w:proofErr w:type="gramEnd"/>
      <w:r w:rsidR="00746ABB">
        <w:t xml:space="preserve"> in the way of me locking in with </w:t>
      </w:r>
      <w:r w:rsidR="51D63376">
        <w:t>my current</w:t>
      </w:r>
      <w:r w:rsidR="00746ABB">
        <w:t xml:space="preserve"> foster family.</w:t>
      </w:r>
      <w:r>
        <w:t xml:space="preserve"> </w:t>
      </w:r>
      <w:commentRangeEnd w:id="2"/>
      <w:r>
        <w:rPr>
          <w:rStyle w:val="CommentReference"/>
        </w:rPr>
        <w:commentReference w:id="2"/>
      </w:r>
    </w:p>
    <w:p w14:paraId="4B29B31B" w14:textId="7CA1849C" w:rsidR="006D3E0B" w:rsidRDefault="00746ABB" w:rsidP="00C75B34">
      <w:r>
        <w:t>Recognizing</w:t>
      </w:r>
      <w:commentRangeStart w:id="7"/>
      <w:r>
        <w:t xml:space="preserve"> </w:t>
      </w:r>
      <w:del w:id="8" w:author="Whitt-Woosley, Adrienne" w:date="2026-03-23T09:35:00Z" w16du:dateUtc="2026-03-23T13:35:00Z">
        <w:r w:rsidDel="00746ABB">
          <w:delText>and challenging these thoughts</w:delText>
        </w:r>
      </w:del>
      <w:ins w:id="9" w:author="Whitt-Woosley, Adrienne" w:date="2026-03-23T09:35:00Z" w16du:dateUtc="2026-03-23T13:35:00Z">
        <w:r w:rsidR="00C0005B">
          <w:t>these t</w:t>
        </w:r>
      </w:ins>
      <w:ins w:id="10" w:author="Huber Gifford, Holly" w:date="2026-03-23T15:33:00Z" w16du:dateUtc="2026-03-23T15:33:01Z">
        <w:r w:rsidR="3EE50289">
          <w:t>h</w:t>
        </w:r>
      </w:ins>
      <w:ins w:id="11" w:author="Whitt-Woosley, Adrienne" w:date="2026-03-23T09:35:00Z" w16du:dateUtc="2026-03-23T13:35:00Z">
        <w:r w:rsidR="00C0005B">
          <w:t>ings</w:t>
        </w:r>
      </w:ins>
      <w:r>
        <w:t xml:space="preserve"> </w:t>
      </w:r>
      <w:commentRangeEnd w:id="7"/>
      <w:r>
        <w:rPr>
          <w:rStyle w:val="CommentReference"/>
        </w:rPr>
        <w:commentReference w:id="7"/>
      </w:r>
      <w:r>
        <w:t xml:space="preserve">helped me begin to picture myself belonging to their family. But there was still something major that I couldn’t </w:t>
      </w:r>
      <w:r w:rsidR="00C21B19">
        <w:t>figure out</w:t>
      </w:r>
      <w:r>
        <w:t>: how could I be adopted and belong to a new family when my</w:t>
      </w:r>
      <w:r w:rsidR="00C21B19">
        <w:t xml:space="preserve"> real</w:t>
      </w:r>
      <w:r>
        <w:t xml:space="preserve"> mom</w:t>
      </w:r>
      <w:r w:rsidR="00C21B19">
        <w:t xml:space="preserve"> was still</w:t>
      </w:r>
      <w:r>
        <w:t xml:space="preserve"> out there? </w:t>
      </w:r>
    </w:p>
    <w:p w14:paraId="66748993" w14:textId="1291366B" w:rsidR="00550AD3" w:rsidRDefault="00081B65" w:rsidP="00550AD3">
      <w:r>
        <w:t xml:space="preserve">(maybe some animation of this metaphor/realization) </w:t>
      </w:r>
      <w:commentRangeStart w:id="12"/>
      <w:r w:rsidR="00550AD3">
        <w:t xml:space="preserve">On the final night of our show, I was </w:t>
      </w:r>
      <w:r w:rsidR="00824510">
        <w:t xml:space="preserve">backstage using the light from the stage manager’s lamp to read the directions for the next scene change </w:t>
      </w:r>
      <w:r w:rsidR="007D4A16">
        <w:t xml:space="preserve">while </w:t>
      </w:r>
      <w:r w:rsidR="00550AD3">
        <w:t xml:space="preserve">looking out at the </w:t>
      </w:r>
      <w:r w:rsidR="00C0005B">
        <w:t xml:space="preserve">main character </w:t>
      </w:r>
      <w:r w:rsidR="00550AD3">
        <w:t xml:space="preserve">standing on stage in her spotlight. And I realized: </w:t>
      </w:r>
      <w:r w:rsidR="00296C12">
        <w:t>t</w:t>
      </w:r>
      <w:r w:rsidR="00550AD3">
        <w:t>h</w:t>
      </w:r>
      <w:r w:rsidR="001E4659">
        <w:t>is</w:t>
      </w:r>
      <w:r w:rsidR="00296C12">
        <w:t xml:space="preserve"> backstage</w:t>
      </w:r>
      <w:r w:rsidR="00550AD3">
        <w:t xml:space="preserve"> light isn’t gone</w:t>
      </w:r>
      <w:r w:rsidR="007D4A16">
        <w:t xml:space="preserve"> or unimportant</w:t>
      </w:r>
      <w:r w:rsidR="00550AD3">
        <w:t xml:space="preserve"> just because </w:t>
      </w:r>
      <w:r w:rsidR="005E1D0E">
        <w:t xml:space="preserve">of </w:t>
      </w:r>
      <w:r w:rsidR="00550AD3">
        <w:t xml:space="preserve">the spotlight shining on stage. </w:t>
      </w:r>
      <w:proofErr w:type="gramStart"/>
      <w:r w:rsidR="001E4659">
        <w:t>Actually, t</w:t>
      </w:r>
      <w:r w:rsidR="00550AD3">
        <w:t>he</w:t>
      </w:r>
      <w:proofErr w:type="gramEnd"/>
      <w:r w:rsidR="00550AD3">
        <w:t xml:space="preserve"> show only works </w:t>
      </w:r>
      <w:r w:rsidR="00550AD3" w:rsidRPr="387C2212">
        <w:rPr>
          <w:i/>
          <w:iCs/>
        </w:rPr>
        <w:t>because both</w:t>
      </w:r>
      <w:r w:rsidR="00271998" w:rsidRPr="387C2212">
        <w:rPr>
          <w:i/>
          <w:iCs/>
        </w:rPr>
        <w:t xml:space="preserve"> lights</w:t>
      </w:r>
      <w:r w:rsidR="00550AD3" w:rsidRPr="387C2212">
        <w:rPr>
          <w:i/>
          <w:iCs/>
        </w:rPr>
        <w:t xml:space="preserve"> </w:t>
      </w:r>
      <w:r w:rsidR="00C0005B" w:rsidRPr="387C2212">
        <w:rPr>
          <w:i/>
          <w:iCs/>
        </w:rPr>
        <w:t>are there.</w:t>
      </w:r>
      <w:r w:rsidR="00C0005B">
        <w:t xml:space="preserve"> </w:t>
      </w:r>
      <w:r w:rsidR="00296C12">
        <w:t xml:space="preserve">That’s </w:t>
      </w:r>
      <w:r w:rsidR="007D4A16">
        <w:t xml:space="preserve">a lot </w:t>
      </w:r>
      <w:r w:rsidR="00296C12">
        <w:t>like my mom and my new family.</w:t>
      </w:r>
      <w:r w:rsidR="007D4A16">
        <w:t xml:space="preserve"> </w:t>
      </w:r>
      <w:r w:rsidR="00C0005B">
        <w:t xml:space="preserve">I’m only me because of both of my </w:t>
      </w:r>
      <w:proofErr w:type="gramStart"/>
      <w:r w:rsidR="00C0005B">
        <w:t>families</w:t>
      </w:r>
      <w:proofErr w:type="gramEnd"/>
      <w:r w:rsidR="00C0005B">
        <w:t xml:space="preserve">. </w:t>
      </w:r>
      <w:r w:rsidR="007D4A16">
        <w:t xml:space="preserve">That’s when I knew two things can be true at the same time: I can love and miss my mom, and I can belong </w:t>
      </w:r>
      <w:r w:rsidR="00C0005B">
        <w:t>to</w:t>
      </w:r>
      <w:r w:rsidR="007D4A16">
        <w:t xml:space="preserve"> my </w:t>
      </w:r>
      <w:r w:rsidR="00C0005B">
        <w:t xml:space="preserve">new </w:t>
      </w:r>
      <w:r w:rsidR="007D4A16">
        <w:t>family</w:t>
      </w:r>
      <w:r w:rsidR="00C0005B">
        <w:t xml:space="preserve"> too</w:t>
      </w:r>
      <w:r w:rsidR="007D4A16">
        <w:t xml:space="preserve">. </w:t>
      </w:r>
      <w:r w:rsidR="00550AD3">
        <w:t xml:space="preserve">I don’t have to choose between </w:t>
      </w:r>
      <w:r w:rsidR="7F90A626">
        <w:t>them</w:t>
      </w:r>
      <w:r w:rsidR="007D4A16">
        <w:t xml:space="preserve"> because t</w:t>
      </w:r>
      <w:r w:rsidR="00550AD3">
        <w:t>hey’re</w:t>
      </w:r>
      <w:r w:rsidR="007D4A16">
        <w:t xml:space="preserve"> just</w:t>
      </w:r>
      <w:r w:rsidR="00550AD3">
        <w:t xml:space="preserve"> different roles in the same production</w:t>
      </w:r>
      <w:r>
        <w:t>, and they’re</w:t>
      </w:r>
      <w:r w:rsidR="00550AD3">
        <w:t xml:space="preserve"> both part of my story.</w:t>
      </w:r>
      <w:commentRangeEnd w:id="12"/>
      <w:r>
        <w:rPr>
          <w:rStyle w:val="CommentReference"/>
        </w:rPr>
        <w:commentReference w:id="12"/>
      </w:r>
    </w:p>
    <w:p w14:paraId="1507529D" w14:textId="4F924C93" w:rsidR="005D71EE" w:rsidRDefault="00081B65" w:rsidP="00550AD3">
      <w:r>
        <w:t xml:space="preserve"> </w:t>
      </w:r>
    </w:p>
    <w:p w14:paraId="3EF8E6DB" w14:textId="110A27D5" w:rsidR="00550AD3" w:rsidRPr="00550AD3" w:rsidRDefault="00550AD3" w:rsidP="00550AD3"/>
    <w:p w14:paraId="3DF61A21" w14:textId="34F177B5" w:rsidR="00550AD3" w:rsidRDefault="00550AD3" w:rsidP="00550AD3"/>
    <w:p w14:paraId="0E02476A" w14:textId="55EE15CD" w:rsidR="00B12877" w:rsidRPr="00A34A20" w:rsidRDefault="00B12877" w:rsidP="004924C6"/>
    <w:sectPr w:rsidR="00B12877" w:rsidRPr="00A34A2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Huber Gifford, Holly" w:date="2026-03-05T14:52:00Z" w:initials="HH">
    <w:p w14:paraId="6899EDB5" w14:textId="19925878" w:rsidR="005C53B0" w:rsidRDefault="005C53B0" w:rsidP="005C53B0">
      <w:pPr>
        <w:pStyle w:val="CommentText"/>
      </w:pPr>
      <w:r>
        <w:rPr>
          <w:rStyle w:val="CommentReference"/>
        </w:rPr>
        <w:annotationRef/>
      </w:r>
      <w:r>
        <w:t>the challenges associated with foster care, adolescence, LGBTQ status, transitions in life, such as divorce</w:t>
      </w:r>
    </w:p>
  </w:comment>
  <w:comment w:id="1" w:author="Huber Gifford, Holly" w:date="2026-03-05T15:04:00Z" w:initials="HH">
    <w:p w14:paraId="51A827F8" w14:textId="605F8F41" w:rsidR="005A615A" w:rsidRDefault="006D3E0B" w:rsidP="005A615A">
      <w:pPr>
        <w:pStyle w:val="CommentText"/>
      </w:pPr>
      <w:r>
        <w:rPr>
          <w:rStyle w:val="CommentReference"/>
        </w:rPr>
        <w:annotationRef/>
      </w:r>
      <w:r w:rsidR="005A615A">
        <w:rPr>
          <w:color w:val="0A0A0A"/>
          <w:highlight w:val="white"/>
        </w:rPr>
        <w:t>Being part of a supportive group provides the strength to face adversity and recover from challenges. </w:t>
      </w:r>
    </w:p>
  </w:comment>
  <w:comment w:id="3" w:author="Huber Gifford, Holly" w:date="2026-03-23T11:33:00Z" w:initials="HH">
    <w:p w14:paraId="4C316323" w14:textId="099BB874" w:rsidR="00000000" w:rsidRDefault="00000000">
      <w:pPr>
        <w:pStyle w:val="CommentText"/>
      </w:pPr>
      <w:r>
        <w:rPr>
          <w:rStyle w:val="CommentReference"/>
        </w:rPr>
        <w:annotationRef/>
      </w:r>
      <w:r w:rsidRPr="73BED276">
        <w:t>Wait and match language to activities/psychoed</w:t>
      </w:r>
    </w:p>
  </w:comment>
  <w:comment w:id="2" w:author="Huber Gifford, Holly" w:date="2026-03-05T15:10:00Z" w:initials="HH">
    <w:p w14:paraId="288E0031" w14:textId="43D2248F" w:rsidR="00746ABB" w:rsidRDefault="00746ABB" w:rsidP="00746ABB">
      <w:pPr>
        <w:pStyle w:val="CommentText"/>
      </w:pPr>
      <w:r>
        <w:rPr>
          <w:rStyle w:val="CommentReference"/>
        </w:rPr>
        <w:annotationRef/>
      </w:r>
      <w:r>
        <w:t xml:space="preserve">It is understandable and common, but sometimes untrue and/or unhelpful thoughts can interfere with our sense of belonging. </w:t>
      </w:r>
    </w:p>
  </w:comment>
  <w:comment w:id="7" w:author="Huber Gifford, Holly" w:date="2026-03-23T11:33:00Z" w:initials="HH">
    <w:p w14:paraId="34D1250F" w14:textId="0C7AA99B" w:rsidR="00000000" w:rsidRDefault="00000000">
      <w:pPr>
        <w:pStyle w:val="CommentText"/>
      </w:pPr>
      <w:r>
        <w:rPr>
          <w:rStyle w:val="CommentReference"/>
        </w:rPr>
        <w:annotationRef/>
      </w:r>
      <w:r w:rsidRPr="2327E23A">
        <w:t xml:space="preserve">Wait and match language </w:t>
      </w:r>
    </w:p>
  </w:comment>
  <w:comment w:id="12" w:author="Huber Gifford, Holly" w:date="2026-03-05T15:33:00Z" w:initials="HH">
    <w:p w14:paraId="230F0878" w14:textId="77777777" w:rsidR="00081B65" w:rsidRDefault="00081B65" w:rsidP="00081B65">
      <w:pPr>
        <w:pStyle w:val="CommentText"/>
      </w:pPr>
      <w:r>
        <w:rPr>
          <w:rStyle w:val="CommentReference"/>
        </w:rPr>
        <w:annotationRef/>
      </w:r>
      <w:r>
        <w:t xml:space="preserve">Two things can be true- a person can love and mourn for their FOO, and still cultivate a sense of belonging in an adoptive home 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6899EDB5" w15:done="0"/>
  <w15:commentEx w15:paraId="51A827F8" w15:done="0"/>
  <w15:commentEx w15:paraId="4C316323" w15:done="0"/>
  <w15:commentEx w15:paraId="288E0031" w15:done="0"/>
  <w15:commentEx w15:paraId="34D1250F" w15:done="0"/>
  <w15:commentEx w15:paraId="230F0878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0FA29C27" w16cex:dateUtc="2026-03-05T19:52:00Z"/>
  <w16cex:commentExtensible w16cex:durableId="66DF9618" w16cex:dateUtc="2026-03-05T20:04:00Z"/>
  <w16cex:commentExtensible w16cex:durableId="1D69F467" w16cex:dateUtc="2026-03-23T15:33:00Z"/>
  <w16cex:commentExtensible w16cex:durableId="31D050D8" w16cex:dateUtc="2026-03-05T20:10:00Z"/>
  <w16cex:commentExtensible w16cex:durableId="6E0E6081" w16cex:dateUtc="2026-03-23T15:33:00Z"/>
  <w16cex:commentExtensible w16cex:durableId="782A71B9" w16cex:dateUtc="2026-03-05T20:33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6899EDB5" w16cid:durableId="0FA29C27"/>
  <w16cid:commentId w16cid:paraId="51A827F8" w16cid:durableId="66DF9618"/>
  <w16cid:commentId w16cid:paraId="4C316323" w16cid:durableId="1D69F467"/>
  <w16cid:commentId w16cid:paraId="288E0031" w16cid:durableId="31D050D8"/>
  <w16cid:commentId w16cid:paraId="34D1250F" w16cid:durableId="6E0E6081"/>
  <w16cid:commentId w16cid:paraId="230F0878" w16cid:durableId="782A71B9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D67985"/>
    <w:multiLevelType w:val="hybridMultilevel"/>
    <w:tmpl w:val="6712A7C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5D362F48"/>
    <w:multiLevelType w:val="multilevel"/>
    <w:tmpl w:val="2F24C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85F1C6C"/>
    <w:multiLevelType w:val="hybridMultilevel"/>
    <w:tmpl w:val="4B964A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48800951">
    <w:abstractNumId w:val="2"/>
  </w:num>
  <w:num w:numId="2" w16cid:durableId="1974363438">
    <w:abstractNumId w:val="0"/>
  </w:num>
  <w:num w:numId="3" w16cid:durableId="394205805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Huber Gifford, Holly">
    <w15:presenceInfo w15:providerId="AD" w15:userId="S::hmhu235@uky.edu::8d470834-57f3-48d0-b488-e84d6153f22f"/>
  </w15:person>
  <w15:person w15:author="Whitt-Woosley, Adrienne">
    <w15:presenceInfo w15:providerId="AD" w15:userId="S::alwhit4@uky.edu::160d0fb5-3f26-4b87-900c-9fca2a8081b3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trackRevision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24C6"/>
    <w:rsid w:val="00061B34"/>
    <w:rsid w:val="000772CE"/>
    <w:rsid w:val="00081B65"/>
    <w:rsid w:val="000B6B91"/>
    <w:rsid w:val="000C3DEA"/>
    <w:rsid w:val="000F1927"/>
    <w:rsid w:val="0012107D"/>
    <w:rsid w:val="001A731F"/>
    <w:rsid w:val="001E4659"/>
    <w:rsid w:val="0020583F"/>
    <w:rsid w:val="00271998"/>
    <w:rsid w:val="00296C12"/>
    <w:rsid w:val="002C1DDC"/>
    <w:rsid w:val="003074C2"/>
    <w:rsid w:val="0034274B"/>
    <w:rsid w:val="003F6036"/>
    <w:rsid w:val="00406410"/>
    <w:rsid w:val="00426B0B"/>
    <w:rsid w:val="004924C6"/>
    <w:rsid w:val="0049314E"/>
    <w:rsid w:val="004D64AE"/>
    <w:rsid w:val="004F5B73"/>
    <w:rsid w:val="005007D5"/>
    <w:rsid w:val="00513D6B"/>
    <w:rsid w:val="0052282D"/>
    <w:rsid w:val="00550AD3"/>
    <w:rsid w:val="005A615A"/>
    <w:rsid w:val="005B758C"/>
    <w:rsid w:val="005C53B0"/>
    <w:rsid w:val="005D71EE"/>
    <w:rsid w:val="005E1D0E"/>
    <w:rsid w:val="0060069B"/>
    <w:rsid w:val="006263F8"/>
    <w:rsid w:val="00637712"/>
    <w:rsid w:val="00650503"/>
    <w:rsid w:val="006805E2"/>
    <w:rsid w:val="006D3E0B"/>
    <w:rsid w:val="006F4006"/>
    <w:rsid w:val="00717469"/>
    <w:rsid w:val="00746ABB"/>
    <w:rsid w:val="007D4A16"/>
    <w:rsid w:val="007D4ECD"/>
    <w:rsid w:val="007D7BA9"/>
    <w:rsid w:val="00824510"/>
    <w:rsid w:val="0083055E"/>
    <w:rsid w:val="00845069"/>
    <w:rsid w:val="008530A2"/>
    <w:rsid w:val="00855714"/>
    <w:rsid w:val="0086378B"/>
    <w:rsid w:val="0088229F"/>
    <w:rsid w:val="00913081"/>
    <w:rsid w:val="00971CFD"/>
    <w:rsid w:val="009B3642"/>
    <w:rsid w:val="00A26824"/>
    <w:rsid w:val="00A34A20"/>
    <w:rsid w:val="00A41E04"/>
    <w:rsid w:val="00A55140"/>
    <w:rsid w:val="00A70A32"/>
    <w:rsid w:val="00AD23E0"/>
    <w:rsid w:val="00B11E02"/>
    <w:rsid w:val="00B12877"/>
    <w:rsid w:val="00BA78F1"/>
    <w:rsid w:val="00C0005B"/>
    <w:rsid w:val="00C131E5"/>
    <w:rsid w:val="00C13612"/>
    <w:rsid w:val="00C21B19"/>
    <w:rsid w:val="00C42035"/>
    <w:rsid w:val="00C75B34"/>
    <w:rsid w:val="00CA5871"/>
    <w:rsid w:val="00CD080B"/>
    <w:rsid w:val="00CD2A23"/>
    <w:rsid w:val="00CE1CD4"/>
    <w:rsid w:val="00D10F86"/>
    <w:rsid w:val="00D248CD"/>
    <w:rsid w:val="00D35C35"/>
    <w:rsid w:val="00D55ECE"/>
    <w:rsid w:val="00D957AE"/>
    <w:rsid w:val="00DA22DE"/>
    <w:rsid w:val="00DE12A7"/>
    <w:rsid w:val="00EE5297"/>
    <w:rsid w:val="00F42257"/>
    <w:rsid w:val="00F87D49"/>
    <w:rsid w:val="07F27035"/>
    <w:rsid w:val="1708B8B7"/>
    <w:rsid w:val="20FA3563"/>
    <w:rsid w:val="21BB5432"/>
    <w:rsid w:val="2A5C9E70"/>
    <w:rsid w:val="387C2212"/>
    <w:rsid w:val="3C7C0F3F"/>
    <w:rsid w:val="3EE50289"/>
    <w:rsid w:val="49199456"/>
    <w:rsid w:val="4BEE7D7F"/>
    <w:rsid w:val="51D63376"/>
    <w:rsid w:val="56049807"/>
    <w:rsid w:val="685FA187"/>
    <w:rsid w:val="6BA96325"/>
    <w:rsid w:val="70A020A0"/>
    <w:rsid w:val="7CD182E3"/>
    <w:rsid w:val="7F90A6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F719A5"/>
  <w15:chartTrackingRefBased/>
  <w15:docId w15:val="{C51BE8FD-FD37-41EF-8E6D-0561BA27F7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3E0B"/>
  </w:style>
  <w:style w:type="paragraph" w:styleId="Heading1">
    <w:name w:val="heading 1"/>
    <w:basedOn w:val="Normal"/>
    <w:next w:val="Normal"/>
    <w:link w:val="Heading1Char"/>
    <w:uiPriority w:val="9"/>
    <w:qFormat/>
    <w:rsid w:val="004924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24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24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24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24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24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24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24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24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24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24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24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24C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24C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24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24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24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24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24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24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24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24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24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24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24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24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24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24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24C6"/>
    <w:rPr>
      <w:b/>
      <w:bCs/>
      <w:smallCaps/>
      <w:color w:val="0F4761" w:themeColor="accent1" w:themeShade="BF"/>
      <w:spacing w:val="5"/>
    </w:rPr>
  </w:style>
  <w:style w:type="character" w:customStyle="1" w:styleId="t286pc">
    <w:name w:val="t286pc"/>
    <w:basedOn w:val="DefaultParagraphFont"/>
    <w:rsid w:val="002C1DDC"/>
  </w:style>
  <w:style w:type="character" w:customStyle="1" w:styleId="vkekvd">
    <w:name w:val="vkekvd"/>
    <w:basedOn w:val="DefaultParagraphFont"/>
    <w:rsid w:val="002C1DDC"/>
  </w:style>
  <w:style w:type="character" w:styleId="Strong">
    <w:name w:val="Strong"/>
    <w:basedOn w:val="DefaultParagraphFont"/>
    <w:uiPriority w:val="22"/>
    <w:qFormat/>
    <w:rsid w:val="00BA78F1"/>
    <w:rPr>
      <w:b/>
      <w:bCs/>
    </w:rPr>
  </w:style>
  <w:style w:type="character" w:styleId="CommentReference">
    <w:name w:val="annotation reference"/>
    <w:basedOn w:val="DefaultParagraphFont"/>
    <w:uiPriority w:val="99"/>
    <w:semiHidden/>
    <w:unhideWhenUsed/>
    <w:rsid w:val="005C53B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5C53B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5C53B0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C53B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C53B0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C0005B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openxmlformats.org/officeDocument/2006/relationships/theme" Target="theme/theme1.xml"/><Relationship Id="rId5" Type="http://schemas.openxmlformats.org/officeDocument/2006/relationships/comments" Target="comments.xml"/><Relationship Id="rId10" Type="http://schemas.microsoft.com/office/2011/relationships/people" Target="people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762</Words>
  <Characters>3751</Characters>
  <Application>Microsoft Office Word</Application>
  <DocSecurity>0</DocSecurity>
  <Lines>57</Lines>
  <Paragraphs>28</Paragraphs>
  <ScaleCrop>false</ScaleCrop>
  <Company>University of Kentucky HealthCare</Company>
  <LinksUpToDate>false</LinksUpToDate>
  <CharactersWithSpaces>4485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Huber Gifford, Holly</dc:creator>
  <cp:keywords/>
  <dc:description/>
  <cp:lastModifiedBy>Huber Gifford, Holly</cp:lastModifiedBy>
  <cp:revision>2</cp:revision>
  <dcterms:created xsi:type="dcterms:W3CDTF">2026-03-23T15:41:00Z</dcterms:created>
  <dcterms:modified xsi:type="dcterms:W3CDTF">2026-03-23T15:41:00Z</dcterms:modified>
</cp:coreProperties>
</file>